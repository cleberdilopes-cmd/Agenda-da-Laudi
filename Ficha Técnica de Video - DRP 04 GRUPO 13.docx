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692095" w14:textId="268C31DD" w:rsidR="009523B7" w:rsidRPr="00FC301B" w:rsidRDefault="009523B7" w:rsidP="00A50A8F">
      <w:pPr>
        <w:pBdr>
          <w:bottom w:val="single" w:sz="12" w:space="1" w:color="auto"/>
        </w:pBdr>
        <w:spacing w:after="600" w:line="288" w:lineRule="auto"/>
        <w:rPr>
          <w:b/>
          <w:bCs/>
          <w:color w:val="FFFFFF" w:themeColor="background1"/>
          <w:sz w:val="28"/>
          <w:szCs w:val="28"/>
        </w:rPr>
      </w:pPr>
      <w:r w:rsidRPr="00FC301B">
        <w:rPr>
          <w:b/>
          <w:bCs/>
          <w:sz w:val="28"/>
          <w:szCs w:val="28"/>
        </w:rPr>
        <w:t xml:space="preserve">FICHA </w:t>
      </w:r>
      <w:r w:rsidR="004F3278">
        <w:rPr>
          <w:b/>
          <w:bCs/>
          <w:sz w:val="28"/>
          <w:szCs w:val="28"/>
        </w:rPr>
        <w:t>DE PROTOTIPAGEM</w:t>
      </w:r>
      <w:r w:rsidR="001C65A5">
        <w:rPr>
          <w:b/>
          <w:bCs/>
          <w:sz w:val="28"/>
          <w:szCs w:val="28"/>
        </w:rPr>
        <w:t xml:space="preserve"> E DE VÍDEO</w:t>
      </w:r>
    </w:p>
    <w:tbl>
      <w:tblPr>
        <w:tblStyle w:val="Tabelacomgrade"/>
        <w:tblW w:w="9060" w:type="dxa"/>
        <w:tblCellMar>
          <w:top w:w="85" w:type="dxa"/>
          <w:left w:w="170" w:type="dxa"/>
          <w:bottom w:w="85" w:type="dxa"/>
        </w:tblCellMar>
        <w:tblLook w:val="04A0" w:firstRow="1" w:lastRow="0" w:firstColumn="1" w:lastColumn="0" w:noHBand="0" w:noVBand="1"/>
      </w:tblPr>
      <w:tblGrid>
        <w:gridCol w:w="2263"/>
        <w:gridCol w:w="6797"/>
      </w:tblGrid>
      <w:tr w:rsidR="00991584" w:rsidRPr="00CD41D3" w14:paraId="5CCD862E" w14:textId="77777777" w:rsidTr="5DA8B103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72C93D1" w14:textId="01FDE53C" w:rsidR="00991584" w:rsidRPr="00CD41D3" w:rsidRDefault="00991584" w:rsidP="00CD41D3">
            <w:pPr>
              <w:rPr>
                <w:rStyle w:val="Itlico"/>
              </w:rPr>
            </w:pPr>
            <w:r w:rsidRPr="00B37B73">
              <w:rPr>
                <w:rStyle w:val="Itlico"/>
              </w:rPr>
              <w:t>Grupo</w:t>
            </w:r>
          </w:p>
        </w:tc>
        <w:tc>
          <w:tcPr>
            <w:tcW w:w="6797" w:type="dxa"/>
            <w:vAlign w:val="center"/>
          </w:tcPr>
          <w:p w14:paraId="7687F8E4" w14:textId="20DEBA47" w:rsidR="00C35E8C" w:rsidRPr="00CD41D3" w:rsidRDefault="00C35E8C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CINTIA EMANUELLE DA SILVA</w:t>
            </w:r>
            <w:r w:rsidR="006B5282">
              <w:rPr>
                <w:rStyle w:val="Itlico"/>
              </w:rPr>
              <w:t xml:space="preserve"> PANÇA</w:t>
            </w:r>
            <w:r w:rsidRPr="00CD41D3">
              <w:rPr>
                <w:rStyle w:val="Itlico"/>
              </w:rPr>
              <w:t>, 2204434 </w:t>
            </w:r>
          </w:p>
          <w:p w14:paraId="59642FFF" w14:textId="77777777" w:rsidR="00C35E8C" w:rsidRPr="00CD41D3" w:rsidRDefault="00C35E8C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CLEBER AUGUSTO DOS SANTOS LOPES, 23207559 </w:t>
            </w:r>
            <w:r w:rsidRPr="00CD41D3">
              <w:rPr>
                <w:rStyle w:val="Itlico"/>
              </w:rPr>
              <w:br/>
              <w:t>EVERTON HENRIQUE BATISTA DA SILVA, 23211152 </w:t>
            </w:r>
          </w:p>
          <w:p w14:paraId="73923C80" w14:textId="77777777" w:rsidR="00C35E8C" w:rsidRPr="00CD41D3" w:rsidRDefault="00C35E8C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JULIANA EVANGELISTA DE MORAES, 23213965 </w:t>
            </w:r>
          </w:p>
          <w:p w14:paraId="4C27E5CC" w14:textId="77777777" w:rsidR="00C35E8C" w:rsidRPr="00CD41D3" w:rsidRDefault="00C35E8C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JULIANO NAZÁRIO DE SOUZA, 23212549 </w:t>
            </w:r>
          </w:p>
          <w:p w14:paraId="31A7A125" w14:textId="77777777" w:rsidR="00C35E8C" w:rsidRPr="00CD41D3" w:rsidRDefault="00C35E8C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LARA MARIA MONACO SIQUEIRA, 23212284 </w:t>
            </w:r>
          </w:p>
          <w:p w14:paraId="06DDE0B6" w14:textId="77777777" w:rsidR="00C35E8C" w:rsidRPr="00CD41D3" w:rsidRDefault="00C35E8C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THAYNÃ NEVES LOPES, 23216473 </w:t>
            </w:r>
            <w:r w:rsidRPr="00CD41D3">
              <w:rPr>
                <w:rStyle w:val="Itlico"/>
              </w:rPr>
              <w:br/>
              <w:t>THIAGO AUGUSTO DE CAMARGO RIBEIRO, 2219379 </w:t>
            </w:r>
          </w:p>
          <w:p w14:paraId="642FA712" w14:textId="3AF83177" w:rsidR="00991584" w:rsidRPr="00CD41D3" w:rsidRDefault="00991584" w:rsidP="00CD41D3">
            <w:pPr>
              <w:rPr>
                <w:rStyle w:val="Itlico"/>
              </w:rPr>
            </w:pPr>
          </w:p>
        </w:tc>
      </w:tr>
      <w:tr w:rsidR="00991584" w:rsidRPr="00CD41D3" w14:paraId="495D986D" w14:textId="77777777" w:rsidTr="5DA8B103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2DFBF9B6" w14:textId="0E9CE0C2" w:rsidR="00991584" w:rsidRPr="00CD41D3" w:rsidRDefault="00041F37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REGIONAL</w:t>
            </w:r>
          </w:p>
        </w:tc>
        <w:tc>
          <w:tcPr>
            <w:tcW w:w="6797" w:type="dxa"/>
            <w:vAlign w:val="center"/>
          </w:tcPr>
          <w:p w14:paraId="36A7981B" w14:textId="67C0C74F" w:rsidR="00991584" w:rsidRPr="00CD41D3" w:rsidRDefault="00C35E8C" w:rsidP="00CD41D3">
            <w:pPr>
              <w:rPr>
                <w:rStyle w:val="Itlico"/>
              </w:rPr>
            </w:pPr>
            <w:r w:rsidRPr="5DA8B103">
              <w:rPr>
                <w:rStyle w:val="Itlico"/>
                <w:highlight w:val="white"/>
              </w:rPr>
              <w:t xml:space="preserve">Estiva Gerbi - SP, Itapira - SP, Limeira - SP, Piracicaba - SP, Rio Claro - SP, Socorro - SP  </w:t>
            </w:r>
          </w:p>
        </w:tc>
      </w:tr>
      <w:tr w:rsidR="00991584" w:rsidRPr="00CD41D3" w14:paraId="17CF57E1" w14:textId="77777777" w:rsidTr="5DA8B103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396D35D" w14:textId="0DDEB1AB" w:rsidR="00991584" w:rsidRPr="00CD41D3" w:rsidRDefault="00991584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Curso</w:t>
            </w:r>
          </w:p>
        </w:tc>
        <w:tc>
          <w:tcPr>
            <w:tcW w:w="6797" w:type="dxa"/>
            <w:vAlign w:val="center"/>
          </w:tcPr>
          <w:p w14:paraId="5C3781A2" w14:textId="3FD8444C" w:rsidR="00991584" w:rsidRPr="00CD41D3" w:rsidRDefault="00B37B73" w:rsidP="00CD41D3">
            <w:pPr>
              <w:rPr>
                <w:rStyle w:val="Itlico"/>
              </w:rPr>
            </w:pPr>
            <w:r w:rsidRPr="0057485E">
              <w:rPr>
                <w:rStyle w:val="Itlico"/>
              </w:rPr>
              <w:t>Engenharia de Produção</w:t>
            </w:r>
            <w:r w:rsidRPr="00B37B73">
              <w:rPr>
                <w:rStyle w:val="Itlico"/>
              </w:rPr>
              <w:t xml:space="preserve"> </w:t>
            </w:r>
            <w:r w:rsidRPr="00096F51">
              <w:rPr>
                <w:rStyle w:val="Itlico"/>
              </w:rPr>
              <w:t>e</w:t>
            </w:r>
            <w:r w:rsidRPr="00B37B73">
              <w:rPr>
                <w:rStyle w:val="Itlico"/>
              </w:rPr>
              <w:t xml:space="preserve"> </w:t>
            </w:r>
            <w:r w:rsidR="00C35E8C" w:rsidRPr="00CD41D3">
              <w:rPr>
                <w:rStyle w:val="Itlico"/>
              </w:rPr>
              <w:t xml:space="preserve">Administração de Empresas </w:t>
            </w:r>
          </w:p>
        </w:tc>
      </w:tr>
      <w:tr w:rsidR="00991584" w:rsidRPr="00CD41D3" w14:paraId="705C6052" w14:textId="77777777" w:rsidTr="5DA8B103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7C869A15" w14:textId="5EED85A3" w:rsidR="00991584" w:rsidRPr="00CD41D3" w:rsidRDefault="00991584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Disciplina</w:t>
            </w:r>
          </w:p>
        </w:tc>
        <w:tc>
          <w:tcPr>
            <w:tcW w:w="6797" w:type="dxa"/>
            <w:vAlign w:val="center"/>
          </w:tcPr>
          <w:p w14:paraId="52D20CE4" w14:textId="6C928F2B" w:rsidR="00991584" w:rsidRPr="00CD41D3" w:rsidRDefault="00C35E8C" w:rsidP="00CD41D3">
            <w:pPr>
              <w:rPr>
                <w:rStyle w:val="Itlico"/>
              </w:rPr>
            </w:pPr>
            <w:r w:rsidRPr="00CD41D3">
              <w:rPr>
                <w:rStyle w:val="Itlico"/>
                <w:highlight w:val="white"/>
              </w:rPr>
              <w:t>P</w:t>
            </w:r>
            <w:r w:rsidRPr="00CD41D3">
              <w:rPr>
                <w:rStyle w:val="Itlico"/>
              </w:rPr>
              <w:t>rojeto Integrador de Pesquisa III</w:t>
            </w:r>
          </w:p>
        </w:tc>
      </w:tr>
      <w:tr w:rsidR="00991584" w:rsidRPr="00CD41D3" w14:paraId="03628275" w14:textId="77777777" w:rsidTr="5DA8B103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E21F2EC" w14:textId="284F86D0" w:rsidR="00991584" w:rsidRPr="00CD41D3" w:rsidRDefault="00991584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Orientador do PI</w:t>
            </w:r>
          </w:p>
        </w:tc>
        <w:tc>
          <w:tcPr>
            <w:tcW w:w="6797" w:type="dxa"/>
            <w:vAlign w:val="center"/>
          </w:tcPr>
          <w:p w14:paraId="57712039" w14:textId="38E4F0F4" w:rsidR="00991584" w:rsidRPr="00CD41D3" w:rsidRDefault="003909A3" w:rsidP="00CD41D3">
            <w:pPr>
              <w:rPr>
                <w:rStyle w:val="Itlico"/>
              </w:rPr>
            </w:pPr>
            <w:r w:rsidRPr="003909A3">
              <w:rPr>
                <w:i w:val="0"/>
                <w:iCs/>
              </w:rPr>
              <w:t>T</w:t>
            </w:r>
            <w:r w:rsidRPr="003909A3">
              <w:rPr>
                <w:i w:val="0"/>
              </w:rPr>
              <w:t>haisa </w:t>
            </w:r>
            <w:proofErr w:type="spellStart"/>
            <w:r w:rsidRPr="003909A3">
              <w:rPr>
                <w:i w:val="0"/>
              </w:rPr>
              <w:t>Ragone</w:t>
            </w:r>
            <w:proofErr w:type="spellEnd"/>
            <w:r w:rsidRPr="003909A3">
              <w:rPr>
                <w:i w:val="0"/>
              </w:rPr>
              <w:t> Azevedo </w:t>
            </w:r>
          </w:p>
        </w:tc>
      </w:tr>
      <w:tr w:rsidR="00991584" w:rsidRPr="00CD41D3" w14:paraId="406A5D7B" w14:textId="77777777" w:rsidTr="5DA8B103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4C3B811" w14:textId="5634C0E9" w:rsidR="00991584" w:rsidRPr="00CD41D3" w:rsidRDefault="00991584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Título do trabalho</w:t>
            </w:r>
          </w:p>
        </w:tc>
        <w:tc>
          <w:tcPr>
            <w:tcW w:w="6797" w:type="dxa"/>
            <w:vAlign w:val="center"/>
          </w:tcPr>
          <w:p w14:paraId="737949C7" w14:textId="5E1045CB" w:rsidR="00991584" w:rsidRPr="00CD41D3" w:rsidRDefault="00C35E8C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Análise de indicadores de desempenho na estruturação de sistema de controle e rastreabilidade para otimização no processo metalúrgico</w:t>
            </w:r>
          </w:p>
        </w:tc>
      </w:tr>
      <w:tr w:rsidR="00991584" w:rsidRPr="00CD41D3" w14:paraId="178EDC90" w14:textId="77777777" w:rsidTr="5DA8B103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4FAE0AF0" w14:textId="33E2A233" w:rsidR="00991584" w:rsidRPr="00CD41D3" w:rsidRDefault="00991584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Link do vídeo</w:t>
            </w:r>
          </w:p>
        </w:tc>
        <w:tc>
          <w:tcPr>
            <w:tcW w:w="6797" w:type="dxa"/>
            <w:vAlign w:val="center"/>
          </w:tcPr>
          <w:p w14:paraId="62E666F6" w14:textId="546399EE" w:rsidR="00991584" w:rsidRPr="001C767C" w:rsidRDefault="001C767C" w:rsidP="00CD41D3">
            <w:pPr>
              <w:rPr>
                <w:rStyle w:val="Itlico"/>
                <w:i/>
                <w:iCs/>
              </w:rPr>
            </w:pPr>
            <w:hyperlink r:id="rId10" w:history="1">
              <w:r w:rsidRPr="001C767C">
                <w:rPr>
                  <w:rStyle w:val="Hyperlink"/>
                  <w:i w:val="0"/>
                  <w:iCs/>
                  <w:highlight w:val="white"/>
                </w:rPr>
                <w:t>PI 03 Análise de indicadores e tomada de decisão</w:t>
              </w:r>
            </w:hyperlink>
          </w:p>
        </w:tc>
      </w:tr>
      <w:tr w:rsidR="007E361A" w:rsidRPr="00B37B73" w14:paraId="0D5BBF62" w14:textId="77777777" w:rsidTr="5DA8B103">
        <w:trPr>
          <w:trHeight w:val="553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25BA2EED" w14:textId="7ED4E741" w:rsidR="007E361A" w:rsidRPr="00CD41D3" w:rsidRDefault="007E361A" w:rsidP="00CD41D3">
            <w:pPr>
              <w:rPr>
                <w:rStyle w:val="Itlico"/>
              </w:rPr>
            </w:pPr>
            <w:r w:rsidRPr="00CD41D3">
              <w:rPr>
                <w:rStyle w:val="Itlico"/>
              </w:rPr>
              <w:t>Descrição do protótipo e análise da sua viabilidade</w:t>
            </w:r>
            <w:r w:rsidR="00E01715" w:rsidRPr="00CD41D3">
              <w:rPr>
                <w:rStyle w:val="Itlico"/>
              </w:rPr>
              <w:t xml:space="preserve"> (Até 250 palavras)</w:t>
            </w:r>
          </w:p>
        </w:tc>
        <w:tc>
          <w:tcPr>
            <w:tcW w:w="6797" w:type="dxa"/>
            <w:vAlign w:val="center"/>
          </w:tcPr>
          <w:p w14:paraId="701266AF" w14:textId="493213E5" w:rsidR="00ED0A99" w:rsidRPr="00B37B73" w:rsidDel="00CD41D3" w:rsidRDefault="00ED0A99" w:rsidP="00CD41D3">
            <w:pPr>
              <w:rPr>
                <w:del w:id="0" w:author="Cleber Lopes" w:date="2026-05-17T14:22:00Z" w16du:dateUtc="2026-05-17T17:22:00Z"/>
                <w:rStyle w:val="Itlico"/>
              </w:rPr>
            </w:pPr>
          </w:p>
          <w:p w14:paraId="687C97C3" w14:textId="4B5495E7" w:rsidR="00ED0A99" w:rsidRPr="00B37B73" w:rsidRDefault="00ED0A99" w:rsidP="00CD41D3">
            <w:pPr>
              <w:rPr>
                <w:rStyle w:val="Itlico"/>
              </w:rPr>
            </w:pPr>
            <w:r w:rsidRPr="5DA8B103">
              <w:rPr>
                <w:rStyle w:val="Itlico"/>
              </w:rPr>
              <w:t xml:space="preserve">O protótipo desenvolvido consiste na implantação de uma Ficha de Processo </w:t>
            </w:r>
            <w:r w:rsidR="0EFF2A1D" w:rsidRPr="5DA8B103">
              <w:rPr>
                <w:rStyle w:val="Itlico"/>
              </w:rPr>
              <w:t xml:space="preserve">em formato </w:t>
            </w:r>
            <w:r w:rsidRPr="5DA8B103">
              <w:rPr>
                <w:rStyle w:val="Itlico"/>
              </w:rPr>
              <w:t xml:space="preserve">digital para os operadores da máquina de corte a </w:t>
            </w:r>
            <w:r w:rsidR="000D0F5A" w:rsidRPr="5DA8B103">
              <w:rPr>
                <w:rStyle w:val="Itlico"/>
              </w:rPr>
              <w:t>laser, visando</w:t>
            </w:r>
            <w:r w:rsidR="782AB884" w:rsidRPr="5DA8B103">
              <w:rPr>
                <w:rStyle w:val="Itlico"/>
              </w:rPr>
              <w:t xml:space="preserve"> </w:t>
            </w:r>
            <w:r w:rsidR="4BBF8EA4" w:rsidRPr="5DA8B103">
              <w:rPr>
                <w:rStyle w:val="Itlico"/>
              </w:rPr>
              <w:t>à</w:t>
            </w:r>
            <w:r w:rsidRPr="5DA8B103">
              <w:rPr>
                <w:rStyle w:val="Itlico"/>
              </w:rPr>
              <w:t xml:space="preserve"> padroniza</w:t>
            </w:r>
            <w:r w:rsidR="4B8CEBDA" w:rsidRPr="5DA8B103">
              <w:rPr>
                <w:rStyle w:val="Itlico"/>
              </w:rPr>
              <w:t>ção</w:t>
            </w:r>
            <w:r w:rsidRPr="5DA8B103">
              <w:rPr>
                <w:rStyle w:val="Itlico"/>
              </w:rPr>
              <w:t xml:space="preserve"> </w:t>
            </w:r>
            <w:r w:rsidR="25FF0651" w:rsidRPr="5DA8B103">
              <w:rPr>
                <w:rStyle w:val="Itlico"/>
              </w:rPr>
              <w:t>d</w:t>
            </w:r>
            <w:r w:rsidRPr="5DA8B103">
              <w:rPr>
                <w:rStyle w:val="Itlico"/>
              </w:rPr>
              <w:t>o corte de chapas metálicas na empresa ARV Metalúrgica. A viabilidade foi confirmada pela equipe após</w:t>
            </w:r>
            <w:r w:rsidR="2D2DA65F" w:rsidRPr="5DA8B103">
              <w:rPr>
                <w:rStyle w:val="Itlico"/>
              </w:rPr>
              <w:t xml:space="preserve"> a</w:t>
            </w:r>
            <w:r w:rsidRPr="5DA8B103">
              <w:rPr>
                <w:rStyle w:val="Itlico"/>
              </w:rPr>
              <w:t xml:space="preserve"> aplicação das etapas do Design Thinking, alinhadas à metodologia do projeto e ao uso de ferramentas da qualidade.</w:t>
            </w:r>
          </w:p>
          <w:p w14:paraId="6BCCBFCE" w14:textId="744D8889" w:rsidR="00ED0A99" w:rsidRPr="00B37B73" w:rsidRDefault="00ED0A99" w:rsidP="00CD41D3">
            <w:pPr>
              <w:rPr>
                <w:rStyle w:val="Itlico"/>
              </w:rPr>
            </w:pPr>
            <w:r w:rsidRPr="00B37B73">
              <w:rPr>
                <w:rStyle w:val="Itlico"/>
              </w:rPr>
              <w:t>O levantamento de dados históricos evidenciou a ausência de controle sobre refugos, retrabalho e produtividade, comprometendo a rastreabilidade e a tomada de decisão. A proposta organiza essas informações em indicadores de desempenho, como tempo de setup, desperdício de material, retrabalho e confiabilidade das ordens de produção, permitindo análises gerenciais mais precisas e objetivas.</w:t>
            </w:r>
          </w:p>
          <w:p w14:paraId="47903167" w14:textId="31BA2E2E" w:rsidR="00ED0A99" w:rsidRPr="00B37B73" w:rsidRDefault="00ED0A99" w:rsidP="00CD41D3">
            <w:pPr>
              <w:rPr>
                <w:rStyle w:val="Itlico"/>
              </w:rPr>
            </w:pPr>
            <w:r w:rsidRPr="5DA8B103">
              <w:rPr>
                <w:rStyle w:val="Itlico"/>
              </w:rPr>
              <w:t>A análise dos indicadores demonstra potencial para redução de desperdícios, aumento da eficiência e maior confiabilidade operacional. Entre as melhorias propostas</w:t>
            </w:r>
            <w:ins w:id="1" w:author="JULIANO NAZARIO DE SOUZA" w:date="2026-05-18T02:14:00Z" w16du:dateUtc="2026-05-18T02:14:36Z">
              <w:r w:rsidR="71685AAD" w:rsidRPr="5DA8B103">
                <w:rPr>
                  <w:rStyle w:val="Itlico"/>
                </w:rPr>
                <w:t>,</w:t>
              </w:r>
            </w:ins>
            <w:r w:rsidRPr="5DA8B103">
              <w:rPr>
                <w:rStyle w:val="Itlico"/>
              </w:rPr>
              <w:t xml:space="preserve"> </w:t>
            </w:r>
            <w:r w:rsidR="719B8403" w:rsidRPr="5DA8B103">
              <w:rPr>
                <w:rStyle w:val="Itlico"/>
              </w:rPr>
              <w:t>destaca-se</w:t>
            </w:r>
            <w:r w:rsidRPr="5DA8B103">
              <w:rPr>
                <w:rStyle w:val="Itlico"/>
              </w:rPr>
              <w:t xml:space="preserve"> a integração da ficha ao controle de qualidade e a ampliação do monitoramento para outros setores produtivos.</w:t>
            </w:r>
          </w:p>
          <w:p w14:paraId="72A70AF1" w14:textId="45575E5E" w:rsidR="00B97171" w:rsidRPr="00B37B73" w:rsidRDefault="00ED0A99" w:rsidP="00CD41D3">
            <w:pPr>
              <w:rPr>
                <w:rStyle w:val="Itlico"/>
                <w:highlight w:val="yellow"/>
              </w:rPr>
            </w:pPr>
            <w:r w:rsidRPr="5DA8B103">
              <w:rPr>
                <w:rStyle w:val="Itlico"/>
              </w:rPr>
              <w:lastRenderedPageBreak/>
              <w:t>A importância das propostas para a ARV Metalúrgica está em transformar dados operacionais em informaç</w:t>
            </w:r>
            <w:r w:rsidR="0AAA7FFB" w:rsidRPr="5DA8B103">
              <w:rPr>
                <w:rStyle w:val="Itlico"/>
              </w:rPr>
              <w:t>ões</w:t>
            </w:r>
            <w:r w:rsidRPr="5DA8B103">
              <w:rPr>
                <w:rStyle w:val="Itlico"/>
              </w:rPr>
              <w:t xml:space="preserve"> estratégica</w:t>
            </w:r>
            <w:r w:rsidR="3B6DB0DE" w:rsidRPr="5DA8B103">
              <w:rPr>
                <w:rStyle w:val="Itlico"/>
              </w:rPr>
              <w:t>s</w:t>
            </w:r>
            <w:r w:rsidRPr="5DA8B103">
              <w:rPr>
                <w:rStyle w:val="Itlico"/>
              </w:rPr>
              <w:t>, fortalecendo a gestão e promovendo uma cultura de melhoria contínua. O protótipo representa um passo concreto para consolidar práticas de controle e rastreabilidade, permitindo que os indicadores de desempenho se tornem instrumentos centrais na tomada de decisão da empresa.</w:t>
            </w:r>
          </w:p>
        </w:tc>
      </w:tr>
    </w:tbl>
    <w:p w14:paraId="735C300E" w14:textId="77777777" w:rsidR="00991584" w:rsidRPr="00B37B73" w:rsidRDefault="00991584" w:rsidP="00CD41D3">
      <w:pPr>
        <w:rPr>
          <w:rStyle w:val="Itlico"/>
        </w:rPr>
      </w:pPr>
    </w:p>
    <w:sectPr w:rsidR="00991584" w:rsidRPr="00B37B73" w:rsidSect="009523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1418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A596B" w14:textId="77777777" w:rsidR="0091712C" w:rsidRDefault="0091712C" w:rsidP="009523B7">
      <w:pPr>
        <w:spacing w:line="240" w:lineRule="auto"/>
      </w:pPr>
      <w:r>
        <w:separator/>
      </w:r>
    </w:p>
  </w:endnote>
  <w:endnote w:type="continuationSeparator" w:id="0">
    <w:p w14:paraId="0FADF6CD" w14:textId="77777777" w:rsidR="0091712C" w:rsidRDefault="0091712C" w:rsidP="009523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882B" w14:textId="77777777" w:rsidR="007E361A" w:rsidRDefault="007E36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D35E" w14:textId="77777777" w:rsidR="007E361A" w:rsidRDefault="007E361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ED2" w14:textId="77777777" w:rsidR="007E361A" w:rsidRDefault="007E36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53B4" w14:textId="77777777" w:rsidR="0091712C" w:rsidRDefault="0091712C" w:rsidP="009523B7">
      <w:pPr>
        <w:spacing w:line="240" w:lineRule="auto"/>
      </w:pPr>
      <w:r>
        <w:separator/>
      </w:r>
    </w:p>
  </w:footnote>
  <w:footnote w:type="continuationSeparator" w:id="0">
    <w:p w14:paraId="3E5456F8" w14:textId="77777777" w:rsidR="0091712C" w:rsidRDefault="0091712C" w:rsidP="009523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1CFA1" w14:textId="77777777" w:rsidR="007E361A" w:rsidRDefault="007E36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7DC7D" w14:textId="77777777" w:rsidR="009523B7" w:rsidRPr="00240E10" w:rsidRDefault="009523B7" w:rsidP="009523B7">
    <w:pPr>
      <w:pBdr>
        <w:right w:val="single" w:sz="24" w:space="4" w:color="D13239"/>
      </w:pBdr>
      <w:spacing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749385D" wp14:editId="3F0407ED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0E10">
      <w:rPr>
        <w:sz w:val="20"/>
        <w:szCs w:val="20"/>
      </w:rPr>
      <w:t>PROJETO</w:t>
    </w:r>
  </w:p>
  <w:p w14:paraId="3AD26741" w14:textId="77777777" w:rsidR="009523B7" w:rsidRPr="00240E10" w:rsidRDefault="009523B7" w:rsidP="009523B7">
    <w:pPr>
      <w:pBdr>
        <w:right w:val="single" w:sz="24" w:space="4" w:color="D13239"/>
      </w:pBdr>
      <w:spacing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34CFE9CD" w14:textId="77777777" w:rsidR="009523B7" w:rsidRPr="00687F65" w:rsidRDefault="009523B7" w:rsidP="009523B7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DC507FB" w14:textId="77777777" w:rsidR="009523B7" w:rsidRDefault="009523B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6E8B6" w14:textId="77777777" w:rsidR="007E361A" w:rsidRDefault="007E361A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eber Lopes">
    <w15:presenceInfo w15:providerId="Windows Live" w15:userId="ce4400b975e0f7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96C90D"/>
    <w:rsid w:val="0002689A"/>
    <w:rsid w:val="00041F37"/>
    <w:rsid w:val="000D0F5A"/>
    <w:rsid w:val="000D6D2C"/>
    <w:rsid w:val="00132807"/>
    <w:rsid w:val="001C3758"/>
    <w:rsid w:val="001C65A5"/>
    <w:rsid w:val="001C767C"/>
    <w:rsid w:val="001E4C15"/>
    <w:rsid w:val="00214B2C"/>
    <w:rsid w:val="002268A8"/>
    <w:rsid w:val="00234A1A"/>
    <w:rsid w:val="00254319"/>
    <w:rsid w:val="00273B24"/>
    <w:rsid w:val="002C48FA"/>
    <w:rsid w:val="00312050"/>
    <w:rsid w:val="003609D6"/>
    <w:rsid w:val="00377AF4"/>
    <w:rsid w:val="003909A3"/>
    <w:rsid w:val="003B7152"/>
    <w:rsid w:val="004338C9"/>
    <w:rsid w:val="004F3278"/>
    <w:rsid w:val="0051127D"/>
    <w:rsid w:val="00525289"/>
    <w:rsid w:val="00531C5A"/>
    <w:rsid w:val="00550134"/>
    <w:rsid w:val="0060263E"/>
    <w:rsid w:val="006150F1"/>
    <w:rsid w:val="00615EAF"/>
    <w:rsid w:val="006265F3"/>
    <w:rsid w:val="006B5282"/>
    <w:rsid w:val="007D4088"/>
    <w:rsid w:val="007D47C0"/>
    <w:rsid w:val="007E361A"/>
    <w:rsid w:val="00870CB9"/>
    <w:rsid w:val="00872800"/>
    <w:rsid w:val="008931D1"/>
    <w:rsid w:val="008E3F50"/>
    <w:rsid w:val="0091712C"/>
    <w:rsid w:val="00925A7A"/>
    <w:rsid w:val="00940625"/>
    <w:rsid w:val="00940A94"/>
    <w:rsid w:val="009523B7"/>
    <w:rsid w:val="00974B5D"/>
    <w:rsid w:val="00982168"/>
    <w:rsid w:val="00991584"/>
    <w:rsid w:val="009B16A6"/>
    <w:rsid w:val="009E2260"/>
    <w:rsid w:val="009F74BC"/>
    <w:rsid w:val="00A11854"/>
    <w:rsid w:val="00A2702E"/>
    <w:rsid w:val="00A50A8F"/>
    <w:rsid w:val="00A94710"/>
    <w:rsid w:val="00B04A54"/>
    <w:rsid w:val="00B37B73"/>
    <w:rsid w:val="00B43963"/>
    <w:rsid w:val="00B63A68"/>
    <w:rsid w:val="00B97171"/>
    <w:rsid w:val="00BC44A4"/>
    <w:rsid w:val="00BD0FEB"/>
    <w:rsid w:val="00C35E8C"/>
    <w:rsid w:val="00C87DB4"/>
    <w:rsid w:val="00C919C3"/>
    <w:rsid w:val="00CD41D3"/>
    <w:rsid w:val="00CE5768"/>
    <w:rsid w:val="00CE6DE4"/>
    <w:rsid w:val="00D05B49"/>
    <w:rsid w:val="00D07823"/>
    <w:rsid w:val="00D63C0C"/>
    <w:rsid w:val="00D8024D"/>
    <w:rsid w:val="00DF4A36"/>
    <w:rsid w:val="00E01715"/>
    <w:rsid w:val="00E56C93"/>
    <w:rsid w:val="00E7219A"/>
    <w:rsid w:val="00E95BC3"/>
    <w:rsid w:val="00E9684E"/>
    <w:rsid w:val="00ED0A99"/>
    <w:rsid w:val="00ED54B7"/>
    <w:rsid w:val="00F03919"/>
    <w:rsid w:val="00F84E4D"/>
    <w:rsid w:val="00FB14A9"/>
    <w:rsid w:val="00FC301B"/>
    <w:rsid w:val="056026E5"/>
    <w:rsid w:val="0AAA7FFB"/>
    <w:rsid w:val="0CAB0CCE"/>
    <w:rsid w:val="0EFF2A1D"/>
    <w:rsid w:val="15A4604E"/>
    <w:rsid w:val="18543393"/>
    <w:rsid w:val="2440C55A"/>
    <w:rsid w:val="25FF0651"/>
    <w:rsid w:val="2BFE96E0"/>
    <w:rsid w:val="2C26A454"/>
    <w:rsid w:val="2D2DA65F"/>
    <w:rsid w:val="2D96C90D"/>
    <w:rsid w:val="3B6DB0DE"/>
    <w:rsid w:val="3E0E46EF"/>
    <w:rsid w:val="406FAC58"/>
    <w:rsid w:val="461B8F4D"/>
    <w:rsid w:val="49B1E606"/>
    <w:rsid w:val="4B285D31"/>
    <w:rsid w:val="4B8CEBDA"/>
    <w:rsid w:val="4BBF8EA4"/>
    <w:rsid w:val="5278DD83"/>
    <w:rsid w:val="5A946A76"/>
    <w:rsid w:val="5DA8B103"/>
    <w:rsid w:val="64B525D0"/>
    <w:rsid w:val="6DDD4C8C"/>
    <w:rsid w:val="71685AAD"/>
    <w:rsid w:val="719B8403"/>
    <w:rsid w:val="782AB884"/>
    <w:rsid w:val="7BEA1CC4"/>
    <w:rsid w:val="7C21E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4AE17C"/>
  <w15:docId w15:val="{C634BB9B-20DE-461D-A944-A8D58EB2D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27D"/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A11854"/>
    <w:rPr>
      <w:color w:val="808080"/>
    </w:rPr>
  </w:style>
  <w:style w:type="paragraph" w:styleId="Cabealho">
    <w:name w:val="header"/>
    <w:basedOn w:val="Normal"/>
    <w:link w:val="CabealhoChar"/>
    <w:unhideWhenUsed/>
    <w:rsid w:val="009523B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9523B7"/>
  </w:style>
  <w:style w:type="paragraph" w:styleId="Rodap">
    <w:name w:val="footer"/>
    <w:basedOn w:val="Normal"/>
    <w:link w:val="RodapChar"/>
    <w:uiPriority w:val="99"/>
    <w:unhideWhenUsed/>
    <w:rsid w:val="009523B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23B7"/>
  </w:style>
  <w:style w:type="character" w:customStyle="1" w:styleId="Itlico">
    <w:name w:val="Itálico"/>
    <w:basedOn w:val="Fontepargpadro"/>
    <w:uiPriority w:val="1"/>
    <w:rsid w:val="00615EAF"/>
    <w:rPr>
      <w:i/>
    </w:rPr>
  </w:style>
  <w:style w:type="table" w:styleId="Tabelacomgrade">
    <w:name w:val="Table Grid"/>
    <w:basedOn w:val="Tabelanormal"/>
    <w:uiPriority w:val="39"/>
    <w:rsid w:val="00ED0A99"/>
    <w:pPr>
      <w:spacing w:line="240" w:lineRule="auto"/>
    </w:pPr>
    <w:rPr>
      <w:i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4F3278"/>
    <w:pPr>
      <w:spacing w:line="240" w:lineRule="auto"/>
    </w:pPr>
    <w:rPr>
      <w:rFonts w:ascii="Trebuchet MS" w:hAnsi="Trebuchet MS"/>
    </w:rPr>
  </w:style>
  <w:style w:type="table" w:styleId="TabeladeGradeClara">
    <w:name w:val="Grid Table Light"/>
    <w:basedOn w:val="Tabelanormal"/>
    <w:uiPriority w:val="40"/>
    <w:rsid w:val="00ED0A9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ED0A9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emEspaamento">
    <w:name w:val="No Spacing"/>
    <w:uiPriority w:val="1"/>
    <w:qFormat/>
    <w:rsid w:val="00ED0A99"/>
    <w:pPr>
      <w:spacing w:line="240" w:lineRule="auto"/>
    </w:pPr>
    <w:rPr>
      <w:rFonts w:ascii="Trebuchet MS" w:hAnsi="Trebuchet MS"/>
    </w:rPr>
  </w:style>
  <w:style w:type="character" w:styleId="Hyperlink">
    <w:name w:val="Hyperlink"/>
    <w:basedOn w:val="Fontepargpadro"/>
    <w:uiPriority w:val="99"/>
    <w:unhideWhenUsed/>
    <w:rsid w:val="001C76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www.youtube.com/watch?v=KWRcUNyhl8U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558155-5f89-447f-b0f0-b1bb6edc6c17">
      <Terms xmlns="http://schemas.microsoft.com/office/infopath/2007/PartnerControls"/>
    </lcf76f155ced4ddcb4097134ff3c332f>
    <TaxCatchAll xmlns="d3156468-e73c-4e8b-9bf0-27433d6c4f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505E0D15B8843A55A6BE152E53B6A" ma:contentTypeVersion="15" ma:contentTypeDescription="Crie um novo documento." ma:contentTypeScope="" ma:versionID="240ad287e3f6e96a030c3a684b4a6292">
  <xsd:schema xmlns:xsd="http://www.w3.org/2001/XMLSchema" xmlns:xs="http://www.w3.org/2001/XMLSchema" xmlns:p="http://schemas.microsoft.com/office/2006/metadata/properties" xmlns:ns2="21558155-5f89-447f-b0f0-b1bb6edc6c17" xmlns:ns3="d3156468-e73c-4e8b-9bf0-27433d6c4f8c" targetNamespace="http://schemas.microsoft.com/office/2006/metadata/properties" ma:root="true" ma:fieldsID="36c434dbed62a59320978be50b014cc9" ns2:_="" ns3:_="">
    <xsd:import namespace="21558155-5f89-447f-b0f0-b1bb6edc6c17"/>
    <xsd:import namespace="d3156468-e73c-4e8b-9bf0-27433d6c4f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58155-5f89-447f-b0f0-b1bb6edc6c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480c80b-fff7-4d94-874e-4c2a310a21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56468-e73c-4e8b-9bf0-27433d6c4f8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46b584-c597-4da0-b95e-74c7a2a28703}" ma:internalName="TaxCatchAll" ma:showField="CatchAllData" ma:web="d3156468-e73c-4e8b-9bf0-27433d6c4f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D5B574-BE1E-4458-95A1-58E598D746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89F702-D5E2-4D88-AFEB-6A08CA511D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CC3666-F4AB-4FEC-A207-7EF2598C6C6F}">
  <ds:schemaRefs>
    <ds:schemaRef ds:uri="http://schemas.microsoft.com/office/2006/metadata/properties"/>
    <ds:schemaRef ds:uri="http://schemas.microsoft.com/office/infopath/2007/PartnerControls"/>
    <ds:schemaRef ds:uri="21558155-5f89-447f-b0f0-b1bb6edc6c17"/>
    <ds:schemaRef ds:uri="d3156468-e73c-4e8b-9bf0-27433d6c4f8c"/>
  </ds:schemaRefs>
</ds:datastoreItem>
</file>

<file path=customXml/itemProps4.xml><?xml version="1.0" encoding="utf-8"?>
<ds:datastoreItem xmlns:ds="http://schemas.openxmlformats.org/officeDocument/2006/customXml" ds:itemID="{11B4AD34-54B8-4401-8B14-40A8626BB1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558155-5f89-447f-b0f0-b1bb6edc6c17"/>
    <ds:schemaRef ds:uri="d3156468-e73c-4e8b-9bf0-27433d6c4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CLEBER FACULDADE</dc:creator>
  <cp:lastModifiedBy>Cleber Lopes</cp:lastModifiedBy>
  <cp:revision>6</cp:revision>
  <dcterms:created xsi:type="dcterms:W3CDTF">2026-05-17T17:28:00Z</dcterms:created>
  <dcterms:modified xsi:type="dcterms:W3CDTF">2026-05-20T03:01:00Z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46e80c5c-07b0-430d-9b9b-866f42ac2ff2</vt:lpwstr>
  </property>
</Properties>
</file>